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="002E649B" w:rsidP="06CC7FEA" w:rsidRDefault="00D42028" w14:paraId="7821203B" w14:textId="7221ECCE">
      <w:pPr>
        <w:pStyle w:val="BodyText"/>
        <w:tabs>
          <w:tab w:val="left" w:leader="none" w:pos="8313"/>
        </w:tabs>
        <w:jc w:val="right"/>
        <w:rPr>
          <w:sz w:val="12"/>
          <w:szCs w:val="12"/>
        </w:rPr>
      </w:pPr>
      <w:r w:rsidR="00D42028">
        <w:drawing>
          <wp:inline wp14:editId="09146123" wp14:anchorId="02346C05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f53cc8ec9df4d6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E649B" w:rsidP="06CC7FEA" w:rsidRDefault="00D42028" w14:paraId="37E29C87" w14:textId="6069EF2C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6CC7FEA" w:rsidR="39C6C9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2E649B" w:rsidRDefault="002E649B" w14:paraId="0AEA5B4A" w14:textId="1EAEFDAF">
      <w:pPr>
        <w:pStyle w:val="BodyText"/>
        <w:rPr>
          <w:rFonts w:ascii="Times New Roman"/>
        </w:rPr>
      </w:pPr>
    </w:p>
    <w:p w:rsidR="002E649B" w:rsidRDefault="002E649B" w14:paraId="5BBCDB9B" w14:textId="77777777">
      <w:pPr>
        <w:pStyle w:val="BodyText"/>
        <w:spacing w:before="219"/>
        <w:rPr>
          <w:rFonts w:ascii="Times New Roman"/>
        </w:rPr>
      </w:pPr>
    </w:p>
    <w:p w:rsidR="00D42028" w:rsidP="00D42028" w:rsidRDefault="00D42028" w14:paraId="6C63DC86" w14:textId="77777777">
      <w:pPr>
        <w:pStyle w:val="BodyText"/>
        <w:ind w:left="144"/>
      </w:pPr>
      <w:r w:rsidRPr="0048515F">
        <w:rPr/>
        <w:t xml:space="preserve">{today}</w:t>
      </w:r>
    </w:p>
    <w:p w:rsidR="00D42028" w:rsidP="00D42028" w:rsidRDefault="00D42028" w14:paraId="4E0FE575" w14:textId="77777777">
      <w:pPr>
        <w:pStyle w:val="BodyText"/>
        <w:spacing w:before="252"/>
        <w:ind w:left="144"/>
      </w:pPr>
    </w:p>
    <w:p w:rsidR="00D42028" w:rsidP="00D42028" w:rsidRDefault="00D42028" w14:paraId="52E29F2E" w14:textId="77777777">
      <w:pPr>
        <w:pStyle w:val="paragraph"/>
        <w:spacing w:before="0" w:beforeAutospacing="0" w:after="0" w:afterAutospacing="0"/>
        <w:ind w:left="144" w:right="57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{provider_contact}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B019435" w14:textId="77777777">
      <w:pPr>
        <w:pStyle w:val="paragraph"/>
        <w:spacing w:before="0" w:beforeAutospacing="0" w:after="0" w:afterAutospacing="0"/>
        <w:ind w:left="144" w:right="475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{provider_business}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69F8FB1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{provider_address1}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12585C5C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{provider_city_state_zip}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Pr="008143C7" w:rsidR="00D42028" w:rsidP="00D42028" w:rsidRDefault="00D42028" w14:paraId="62DBEDD7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 xml:space="preserve">{provider_email}</w:t>
      </w:r>
      <w:r w:rsidRPr="008143C7">
        <w:rPr>
          <w:rStyle w:val="eop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 xml:space="preserve"/>
      </w:r>
    </w:p>
    <w:p w:rsidR="002E649B" w:rsidRDefault="00575B1D" w14:paraId="7D9B0042" w14:textId="567E99D1">
      <w:pPr>
        <w:pStyle w:val="BodyText"/>
        <w:tabs>
          <w:tab w:val="left" w:pos="819"/>
        </w:tabs>
        <w:spacing w:before="252"/>
        <w:ind w:left="100"/>
        <w:rPr/>
      </w:pPr>
      <w:r w:rsidR="00575B1D">
        <w:rPr>
          <w:spacing w:val="-5"/>
        </w:rPr>
        <w:t>RE:</w:t>
      </w:r>
      <w:r w:rsidR="00D42028">
        <w:rPr/>
        <w:t xml:space="preserve"> </w:t>
      </w:r>
      <w:r w:rsidR="00575B1D">
        <w:rPr/>
        <w:t>RESULTS</w:t>
      </w:r>
      <w:r w:rsidR="00575B1D">
        <w:rPr>
          <w:spacing w:val="-5"/>
        </w:rPr>
        <w:t xml:space="preserve"> </w:t>
      </w:r>
      <w:r w:rsidR="00575B1D">
        <w:rPr/>
        <w:t>OF</w:t>
      </w:r>
      <w:r w:rsidR="00575B1D">
        <w:rPr>
          <w:spacing w:val="-5"/>
        </w:rPr>
        <w:t xml:space="preserve"> </w:t>
      </w:r>
      <w:r w:rsidR="00575B1D">
        <w:rPr/>
        <w:t>PRELIMINARY</w:t>
      </w:r>
      <w:r w:rsidR="00575B1D">
        <w:rPr>
          <w:spacing w:val="-5"/>
        </w:rPr>
        <w:t xml:space="preserve"> </w:t>
      </w:r>
      <w:r w:rsidR="00575B1D">
        <w:rPr/>
        <w:t>REVIEW</w:t>
      </w:r>
      <w:r w:rsidR="00575B1D">
        <w:rPr>
          <w:spacing w:val="-5"/>
        </w:rPr>
        <w:t xml:space="preserve"> </w:t>
      </w:r>
      <w:r w:rsidR="00575B1D">
        <w:rPr/>
        <w:t>–</w:t>
      </w:r>
      <w:r w:rsidR="00575B1D">
        <w:rPr>
          <w:spacing w:val="-4"/>
        </w:rPr>
        <w:t xml:space="preserve"> </w:t>
      </w:r>
      <w:r w:rsidR="10B0B182">
        <w:rPr>
          <w:spacing w:val="-2"/>
        </w:rPr>
        <w:t>Ineligible Dispute</w:t>
      </w:r>
    </w:p>
    <w:p w:rsidR="002E649B" w:rsidRDefault="002E649B" w14:paraId="3E65D711" w14:textId="77777777">
      <w:pPr>
        <w:pStyle w:val="BodyText"/>
      </w:pPr>
    </w:p>
    <w:p w:rsidR="00D42028" w:rsidP="00D42028" w:rsidRDefault="00D42028" w14:paraId="29F4C64A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Provider: {provider_name}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2E67C04D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Health Plan: {plan_name}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D492562" w14:textId="77777777">
      <w:pPr>
        <w:pStyle w:val="paragraph"/>
        <w:spacing w:before="0" w:beforeAutospacing="0" w:after="0" w:afterAutospacing="0"/>
        <w:ind w:left="100" w:right="51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Date(s) of Service: {dates_of_service}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color w:val="D13438"/>
          <w:sz w:val="22"/>
          <w:szCs w:val="22"/>
        </w:rPr>
        <w:t> </w:t>
      </w:r>
    </w:p>
    <w:p w:rsidR="00D42028" w:rsidP="28BB5E27" w:rsidRDefault="00D42028" w14:paraId="5A2C1184" w14:textId="77777777">
      <w:pPr>
        <w:pStyle w:val="paragraph"/>
        <w:spacing w:before="0" w:beforeAutospacing="off" w:after="0" w:afterAutospacing="off"/>
        <w:ind w:left="101" w:right="4032"/>
        <w:textAlignment w:val="baseline"/>
        <w:rPr>
          <w:rFonts w:ascii="Segoe UI" w:hAnsi="Segoe UI" w:cs="Segoe UI"/>
          <w:sz w:val="18"/>
          <w:szCs w:val="18"/>
        </w:rPr>
      </w:pPr>
      <w:r w:rsidR="00D42028">
        <w:rPr>
          <w:rStyle w:val="normaltextrun"/>
          <w:rFonts w:ascii="Arial" w:hAnsi="Arial" w:cs="Arial"/>
          <w:sz w:val="22"/>
          <w:szCs w:val="22"/>
        </w:rPr>
        <w:t xml:space="preserve">Member Name(s): {member_names}</w:t>
      </w:r>
      <w:r w:rsidRPr="28BB5E27" w:rsidR="00D4202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Pr="28BB5E27" w:rsidR="00D4202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="00D42028">
        <w:rPr>
          <w:rStyle w:val="normaltextrun"/>
          <w:rFonts w:ascii="Arial" w:hAnsi="Arial" w:cs="Arial"/>
          <w:sz w:val="22"/>
          <w:szCs w:val="22"/>
        </w:rPr>
        <w:t xml:space="preserve"/>
      </w:r>
      <w:r w:rsidR="00D42028"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 w:rsidR="00D42028">
        <w:rPr>
          <w:rStyle w:val="normaltextrun"/>
          <w:rFonts w:ascii="Arial" w:hAnsi="Arial" w:cs="Arial"/>
          <w:sz w:val="22"/>
          <w:szCs w:val="22"/>
        </w:rPr>
        <w:t xml:space="preserve"/>
      </w:r>
      <w:r w:rsidR="00D42028"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7A8EAE3" w14:textId="77777777">
      <w:pPr>
        <w:pStyle w:val="paragraph"/>
        <w:spacing w:before="0" w:beforeAutospacing="0" w:after="0" w:afterAutospacing="0"/>
        <w:ind w:left="98" w:right="3888"/>
        <w:textAlignment w:val="baseline"/>
        <w:rPr>
          <w:rFonts w:ascii="Segoe UI" w:hAnsi="Segoe UI" w:cs="Segoe UI"/>
          <w:sz w:val="18"/>
          <w:szCs w:val="18"/>
        </w:rPr>
      </w:pPr>
      <w:r w:rsidRPr="008143C7">
        <w:rPr>
          <w:rStyle w:val="normaltextrun"/>
          <w:rFonts w:ascii="Arial" w:hAnsi="Arial" w:cs="Arial"/>
          <w:sz w:val="22"/>
          <w:szCs w:val="22"/>
        </w:rPr>
        <w:t xml:space="preserve">Capitol Bridge Case No.: {case_number}</w:t>
      </w:r>
      <w:r>
        <w:rPr>
          <w:rStyle w:val="normaltextrun"/>
          <w:rFonts w:ascii="Arial" w:hAnsi="Arial" w:cs="Arial"/>
          <w:sz w:val="22"/>
          <w:szCs w:val="22"/>
        </w:rPr>
        <w:t xml:space="preserve"/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 xml:space="preserve"/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64802EB" w14:textId="77777777">
      <w:pPr>
        <w:pStyle w:val="BodyText"/>
      </w:pPr>
    </w:p>
    <w:p w:rsidR="00D42028" w:rsidP="00D42028" w:rsidRDefault="00D42028" w14:paraId="23A4E643" w14:textId="77777777">
      <w:pPr>
        <w:pStyle w:val="BodyText"/>
        <w:spacing w:line="253" w:lineRule="exact"/>
        <w:ind w:left="99"/>
        <w:rPr>
          <w:rStyle w:val="normaltextrun"/>
          <w:color w:val="000000"/>
          <w:shd w:val="clear" w:color="auto" w:fill="FFFFFF"/>
        </w:rPr>
      </w:pPr>
      <w:r>
        <w:t xml:space="preserve">Dear {provider_salutation}:</w:t>
      </w:r>
      <w:r>
        <w:rPr>
          <w:spacing w:val="-8"/>
        </w:rPr>
        <w:t xml:space="preserve"/>
      </w:r>
      <w:r>
        <w:rPr>
          <w:rStyle w:val="normaltextrun"/>
          <w:color w:val="000000"/>
          <w:shd w:val="clear" w:color="auto" w:fill="FFFFFF"/>
        </w:rPr>
        <w:t xml:space="preserve"/>
      </w:r>
      <w:r>
        <w:rPr>
          <w:rStyle w:val="normaltextrun"/>
          <w:color w:val="000000"/>
          <w:shd w:val="clear" w:color="auto" w:fill="FFFF00"/>
        </w:rPr>
        <w:t xml:space="preserve"/>
      </w:r>
      <w:r>
        <w:rPr>
          <w:rStyle w:val="normaltextrun"/>
          <w:color w:val="000000"/>
          <w:shd w:val="clear" w:color="auto" w:fill="FFFFFF"/>
        </w:rPr>
        <w:t xml:space="preserve"/>
      </w:r>
    </w:p>
    <w:p w:rsidR="00D42028" w:rsidP="00D42028" w:rsidRDefault="00D42028" w14:paraId="03930D69" w14:textId="77777777">
      <w:pPr>
        <w:pStyle w:val="BodyText"/>
        <w:spacing w:line="253" w:lineRule="exact"/>
        <w:ind w:left="99"/>
      </w:pPr>
    </w:p>
    <w:p w:rsidR="002E649B" w:rsidRDefault="00D42028" w14:paraId="751EE0AD" w14:textId="12D066E8">
      <w:pPr>
        <w:pStyle w:val="BodyText"/>
        <w:spacing w:before="4"/>
        <w:ind w:left="100" w:right="94"/>
      </w:pPr>
      <w:r w:rsidR="00D42028">
        <w:rPr/>
        <w:t>Capitol Bridge LLC received the filing of the above-referenced</w:t>
      </w:r>
      <w:r w:rsidR="00D42028">
        <w:rPr>
          <w:spacing w:val="-2"/>
        </w:rPr>
        <w:t xml:space="preserve"> </w:t>
      </w:r>
      <w:r w:rsidR="00D42028">
        <w:rPr/>
        <w:t>case.</w:t>
      </w:r>
      <w:r w:rsidR="00D42028">
        <w:rPr>
          <w:spacing w:val="40"/>
        </w:rPr>
        <w:t xml:space="preserve"> </w:t>
      </w:r>
      <w:r w:rsidR="00D42028">
        <w:rPr/>
        <w:t>After a</w:t>
      </w:r>
      <w:r w:rsidR="00D42028">
        <w:rPr>
          <w:spacing w:val="-4"/>
        </w:rPr>
        <w:t xml:space="preserve"> </w:t>
      </w:r>
      <w:r w:rsidR="00D42028">
        <w:rPr/>
        <w:t>preliminary</w:t>
      </w:r>
      <w:r w:rsidR="00D42028">
        <w:rPr>
          <w:spacing w:val="-4"/>
        </w:rPr>
        <w:t xml:space="preserve"> </w:t>
      </w:r>
      <w:r w:rsidR="00D42028">
        <w:rPr/>
        <w:t>review</w:t>
      </w:r>
      <w:r w:rsidR="00D42028">
        <w:rPr>
          <w:spacing w:val="-2"/>
        </w:rPr>
        <w:t xml:space="preserve"> </w:t>
      </w:r>
      <w:r w:rsidR="00D42028">
        <w:rPr/>
        <w:t>of</w:t>
      </w:r>
      <w:r w:rsidR="00D42028">
        <w:rPr>
          <w:spacing w:val="-3"/>
        </w:rPr>
        <w:t xml:space="preserve"> </w:t>
      </w:r>
      <w:r w:rsidR="00D42028">
        <w:rPr/>
        <w:t>the</w:t>
      </w:r>
      <w:r w:rsidR="00D42028">
        <w:rPr>
          <w:spacing w:val="-4"/>
        </w:rPr>
        <w:t xml:space="preserve"> </w:t>
      </w:r>
      <w:r w:rsidR="00D42028">
        <w:rPr/>
        <w:t>case</w:t>
      </w:r>
      <w:r w:rsidR="00D42028">
        <w:rPr>
          <w:spacing w:val="-4"/>
        </w:rPr>
        <w:t xml:space="preserve"> </w:t>
      </w:r>
      <w:r w:rsidR="00D42028">
        <w:rPr/>
        <w:t>submitted</w:t>
      </w:r>
      <w:r w:rsidR="00D42028">
        <w:rPr>
          <w:spacing w:val="-4"/>
        </w:rPr>
        <w:t xml:space="preserve"> </w:t>
      </w:r>
      <w:r w:rsidR="00D42028">
        <w:rPr/>
        <w:t>by</w:t>
      </w:r>
      <w:r w:rsidR="00D42028">
        <w:rPr>
          <w:spacing w:val="-4"/>
        </w:rPr>
        <w:t xml:space="preserve"> </w:t>
      </w:r>
      <w:r w:rsidR="00D42028">
        <w:rPr/>
        <w:t>the</w:t>
      </w:r>
      <w:r w:rsidR="00D42028">
        <w:rPr>
          <w:spacing w:val="-2"/>
        </w:rPr>
        <w:t xml:space="preserve"> </w:t>
      </w:r>
      <w:r w:rsidR="00D42028">
        <w:rPr/>
        <w:t>above-named</w:t>
      </w:r>
      <w:r w:rsidR="00D42028">
        <w:rPr>
          <w:spacing w:val="-4"/>
        </w:rPr>
        <w:t xml:space="preserve"> </w:t>
      </w:r>
      <w:r w:rsidR="00D42028">
        <w:rPr/>
        <w:t xml:space="preserve">party, it has been determined that this case </w:t>
      </w:r>
      <w:r w:rsidR="21FF58DD">
        <w:rPr/>
        <w:t xml:space="preserve">is ineligible to be considered for arbitration by the </w:t>
      </w:r>
      <w:r w:rsidR="3756E66A">
        <w:rPr/>
        <w:t xml:space="preserve">Florida Claims </w:t>
      </w:r>
      <w:r w:rsidR="3756E66A">
        <w:rPr/>
        <w:t>Dispute Reso</w:t>
      </w:r>
      <w:r w:rsidR="3756E66A">
        <w:rPr/>
        <w:t>lution Program</w:t>
      </w:r>
      <w:r w:rsidR="00D42028">
        <w:rPr/>
        <w:t xml:space="preserve"> </w:t>
      </w:r>
      <w:r w:rsidR="00D42028">
        <w:rPr/>
        <w:t>for the following reasons:</w:t>
      </w:r>
    </w:p>
    <w:p w:rsidR="002E649B" w:rsidRDefault="002E649B" w14:paraId="3C9E3EF7" w14:textId="77777777">
      <w:pPr>
        <w:pStyle w:val="BodyText"/>
      </w:pPr>
    </w:p>
    <w:p w:rsidR="002E649B" w:rsidP="00D42028" w:rsidRDefault="00D42028" w14:paraId="1DE255C9" w14:textId="6EA0B983">
      <w:pPr>
        <w:pStyle w:val="ListParagraph"/>
        <w:numPr>
          <w:ilvl w:val="0"/>
          <w:numId w:val="2"/>
        </w:numPr>
        <w:tabs>
          <w:tab w:val="left" w:pos="821"/>
        </w:tabs>
        <w:rPr/>
      </w:pPr>
      <w:r w:rsidR="00D42028">
        <w:rPr/>
        <w:t xml:space="preserve">{ineligible_reasons}</w:t>
      </w:r>
      <w:r w:rsidRPr="00D42028" w:rsidR="00D42028">
        <w:rPr/>
        <w:t xml:space="preserve"/>
      </w:r>
      <w:r w:rsidR="003543D5">
        <w:rPr>
          <w:spacing w:val="-2"/>
        </w:rPr>
        <w:t xml:space="preserve"/>
      </w:r>
      <w:r w:rsidR="056B9F3E">
        <w:rPr>
          <w:spacing w:val="-2"/>
        </w:rPr>
        <w:t xml:space="preserve"/>
      </w:r>
      <w:r w:rsidRPr="00D42028" w:rsidR="00D42028">
        <w:rPr>
          <w:spacing w:val="-2"/>
        </w:rPr>
        <w:t xml:space="preserve"/>
      </w:r>
    </w:p>
    <w:p w:rsidR="002E649B" w:rsidRDefault="002E649B" w14:paraId="0F01C183" w14:textId="77777777">
      <w:pPr>
        <w:pStyle w:val="BodyText"/>
      </w:pPr>
    </w:p>
    <w:p w:rsidR="1856821B" w:rsidP="6C930C99" w:rsidRDefault="1856821B" w14:paraId="23891AF9" w14:textId="4A6099D2">
      <w:pPr>
        <w:pStyle w:val="BodyText"/>
      </w:pPr>
      <w:r w:rsidR="4DBF90B9">
        <w:rPr/>
        <w:t xml:space="preserve">Capitol Bridge has closed this dispute, and no further action </w:t>
      </w:r>
      <w:r w:rsidR="6F9668CB">
        <w:rPr/>
        <w:t xml:space="preserve">is </w:t>
      </w:r>
      <w:r w:rsidR="6F9668CB">
        <w:rPr/>
        <w:t>required</w:t>
      </w:r>
      <w:r w:rsidR="4DBF90B9">
        <w:rPr/>
        <w:t xml:space="preserve">. </w:t>
      </w:r>
    </w:p>
    <w:p w:rsidR="1856821B" w:rsidP="6C930C99" w:rsidRDefault="1856821B" w14:paraId="1B72210C" w14:textId="11C75A2A">
      <w:pPr>
        <w:pStyle w:val="BodyText"/>
      </w:pPr>
    </w:p>
    <w:p w:rsidR="1856821B" w:rsidP="6C930C99" w:rsidRDefault="1856821B" w14:paraId="023DBAD6" w14:textId="334CC2E6">
      <w:pPr>
        <w:pStyle w:val="BodyText"/>
      </w:pPr>
      <w:r w:rsidR="1856821B">
        <w:rPr/>
        <w:t xml:space="preserve">Capitol Bridge made the determination above based on the information provided or lack thereof at the time of review. You may resubmit your dispute </w:t>
      </w:r>
      <w:r w:rsidR="2B03D437">
        <w:rPr/>
        <w:t xml:space="preserve">if the information listed above becomes available. </w:t>
      </w:r>
      <w:r w:rsidRPr="75FDBA65" w:rsidR="2B03D437">
        <w:rPr>
          <w:u w:val="single"/>
        </w:rPr>
        <w:t>In such instances, please request new dispute instructio</w:t>
      </w:r>
      <w:r w:rsidRPr="75FDBA65" w:rsidR="03F8E040">
        <w:rPr>
          <w:u w:val="single"/>
        </w:rPr>
        <w:t>ns</w:t>
      </w:r>
      <w:r w:rsidRPr="75FDBA65" w:rsidR="2DDE46E3">
        <w:rPr>
          <w:u w:val="single"/>
        </w:rPr>
        <w:t xml:space="preserve"> from </w:t>
      </w:r>
      <w:r>
        <w:fldChar w:fldCharType="begin"/>
      </w:r>
      <w:r>
        <w:instrText xml:space="preserve">HYPERLINK "mailto:FLCDR@capitolbridge.com" </w:instrText>
      </w:r>
      <w:r>
        <w:fldChar w:fldCharType="separate"/>
      </w:r>
      <w:r w:rsidRPr="75FDBA65" w:rsidR="2DDE46E3">
        <w:rPr>
          <w:rStyle w:val="Hyperlink"/>
        </w:rPr>
        <w:t>FLCDR@capitolbridge.com</w:t>
      </w:r>
      <w:ins w:author="Nathan Crawford" w:date="2024-05-20T13:55:39.386Z" w:id="1970606065">
        <w:r>
          <w:fldChar w:fldCharType="end"/>
        </w:r>
      </w:ins>
      <w:r w:rsidRPr="75FDBA65" w:rsidR="2DDE46E3">
        <w:rPr>
          <w:u w:val="single"/>
        </w:rPr>
        <w:t xml:space="preserve">, so that we may send you </w:t>
      </w:r>
      <w:r w:rsidRPr="75FDBA65" w:rsidR="2DDE46E3">
        <w:rPr>
          <w:u w:val="single"/>
        </w:rPr>
        <w:t>new</w:t>
      </w:r>
      <w:r w:rsidRPr="75FDBA65" w:rsidR="2DDE46E3">
        <w:rPr>
          <w:u w:val="single"/>
        </w:rPr>
        <w:t xml:space="preserve"> hyperlinks </w:t>
      </w:r>
      <w:r w:rsidRPr="75FDBA65" w:rsidR="546BB58B">
        <w:rPr>
          <w:u w:val="single"/>
        </w:rPr>
        <w:t xml:space="preserve">to upload dispute </w:t>
      </w:r>
      <w:r w:rsidRPr="75FDBA65" w:rsidR="2B95D16B">
        <w:rPr>
          <w:u w:val="single"/>
        </w:rPr>
        <w:t>documentation.</w:t>
      </w:r>
      <w:r w:rsidR="2B95D16B">
        <w:rPr/>
        <w:t xml:space="preserve"> </w:t>
      </w:r>
      <w:r w:rsidR="43556262">
        <w:rPr/>
        <w:t xml:space="preserve">Capitol Bridge does not transfer documentation from previously </w:t>
      </w:r>
      <w:r w:rsidR="43556262">
        <w:rPr/>
        <w:t>submitted</w:t>
      </w:r>
      <w:r w:rsidR="43556262">
        <w:rPr/>
        <w:t xml:space="preserve"> disputes</w:t>
      </w:r>
      <w:r w:rsidR="51A1FB61">
        <w:rPr/>
        <w:t xml:space="preserve"> to </w:t>
      </w:r>
      <w:r w:rsidR="361FD373">
        <w:rPr/>
        <w:t xml:space="preserve">newly </w:t>
      </w:r>
      <w:r w:rsidR="51A1FB61">
        <w:rPr/>
        <w:t>submitted</w:t>
      </w:r>
      <w:r w:rsidR="51A1FB61">
        <w:rPr/>
        <w:t xml:space="preserve"> disputes</w:t>
      </w:r>
      <w:r w:rsidR="43556262">
        <w:rPr/>
        <w:t>, so please upload a</w:t>
      </w:r>
      <w:r w:rsidR="2B95D16B">
        <w:rPr/>
        <w:t xml:space="preserve">ll information previously provided </w:t>
      </w:r>
      <w:r w:rsidR="302720DE">
        <w:rPr/>
        <w:t>(</w:t>
      </w:r>
      <w:r w:rsidR="44B0227E">
        <w:rPr/>
        <w:t>if needed</w:t>
      </w:r>
      <w:r w:rsidR="62DE5941">
        <w:rPr/>
        <w:t>)</w:t>
      </w:r>
      <w:r w:rsidR="70D650AC">
        <w:rPr/>
        <w:t xml:space="preserve"> along with any </w:t>
      </w:r>
      <w:r w:rsidR="70D650AC">
        <w:rPr/>
        <w:t>new information</w:t>
      </w:r>
      <w:r w:rsidR="70D650AC">
        <w:rPr/>
        <w:t xml:space="preserve"> you wish to provide. </w:t>
      </w:r>
      <w:r w:rsidR="338F7608">
        <w:rPr/>
        <w:t xml:space="preserve">Once all documentation is </w:t>
      </w:r>
      <w:r w:rsidR="7AFF63E9">
        <w:rPr/>
        <w:t>uploaded,</w:t>
      </w:r>
      <w:r w:rsidR="338F7608">
        <w:rPr/>
        <w:t xml:space="preserve"> </w:t>
      </w:r>
      <w:r w:rsidR="48BD0085">
        <w:rPr/>
        <w:t xml:space="preserve">please </w:t>
      </w:r>
      <w:r w:rsidR="11BE20F9">
        <w:rPr/>
        <w:t>submit</w:t>
      </w:r>
      <w:r w:rsidR="11BE20F9">
        <w:rPr/>
        <w:t xml:space="preserve"> the Initial Review Fee</w:t>
      </w:r>
      <w:r w:rsidR="48BD0085">
        <w:rPr/>
        <w:t xml:space="preserve"> payment</w:t>
      </w:r>
      <w:r w:rsidR="4E0CE659">
        <w:rPr/>
        <w:t>.</w:t>
      </w:r>
    </w:p>
    <w:p w:rsidR="6C930C99" w:rsidP="6C930C99" w:rsidRDefault="6C930C99" w14:paraId="1F492483" w14:textId="1F245444">
      <w:pPr>
        <w:pStyle w:val="BodyText"/>
      </w:pPr>
    </w:p>
    <w:p w:rsidR="6C930C99" w:rsidP="6C930C99" w:rsidRDefault="6C930C99" w14:paraId="29F3B478" w14:textId="41F95B6C">
      <w:pPr>
        <w:pStyle w:val="BodyText"/>
      </w:pPr>
    </w:p>
    <w:p w:rsidR="002E649B" w:rsidRDefault="00575B1D" w14:paraId="516968A0" w14:textId="77777777">
      <w:pPr>
        <w:pStyle w:val="BodyText"/>
        <w:spacing w:before="1" w:line="252" w:lineRule="exact"/>
        <w:ind w:left="101"/>
        <w:rPr>
          <w:spacing w:val="-2"/>
        </w:rPr>
      </w:pPr>
      <w:r>
        <w:rPr>
          <w:spacing w:val="-2"/>
        </w:rPr>
        <w:t>Sincerely,</w:t>
      </w:r>
    </w:p>
    <w:p w:rsidR="00D42028" w:rsidRDefault="00D42028" w14:paraId="78C37AA7" w14:textId="77777777">
      <w:pPr>
        <w:pStyle w:val="BodyText"/>
        <w:spacing w:before="1" w:line="252" w:lineRule="exact"/>
        <w:ind w:left="101"/>
      </w:pPr>
    </w:p>
    <w:p w:rsidR="002E649B" w:rsidRDefault="00D42028" w14:paraId="53DF9824" w14:textId="5980850B">
      <w:pPr>
        <w:pStyle w:val="BodyText"/>
        <w:spacing w:line="252" w:lineRule="exact"/>
        <w:ind w:left="101"/>
      </w:pPr>
      <w:r>
        <w:rPr>
          <w:spacing w:val="-2"/>
        </w:rPr>
        <w:t>Capitol Bridge</w:t>
      </w:r>
    </w:p>
    <w:p w:rsidR="002E649B" w:rsidRDefault="002E649B" w14:paraId="43DC8AFF" w14:textId="77777777">
      <w:pPr>
        <w:pStyle w:val="BodyText"/>
        <w:spacing w:before="252"/>
      </w:pPr>
    </w:p>
    <w:p w:rsidR="002E649B" w:rsidRDefault="00D42028" w14:paraId="7ECD4461" w14:textId="37AB19B1">
      <w:pPr>
        <w:pStyle w:val="BodyText"/>
        <w:tabs>
          <w:tab w:val="left" w:pos="821"/>
        </w:tabs>
        <w:ind w:left="101"/>
      </w:pPr>
      <w:r w:rsidR="00D42028">
        <w:rPr>
          <w:spacing w:val="-5"/>
        </w:rPr>
        <w:t>cc:</w:t>
      </w:r>
      <w:r>
        <w:tab/>
      </w:r>
      <w:r w:rsidR="00D42028">
        <w:rPr>
          <w:spacing w:val="-4"/>
        </w:rPr>
        <w:t>AHCA</w:t>
      </w:r>
    </w:p>
    <w:p w:rsidR="00D42028" w:rsidP="4393C195" w:rsidRDefault="00D42028" w14:textId="77777777" w14:paraId="484D41F2">
      <w:pPr>
        <w:pStyle w:val="BodyText"/>
        <w:ind w:left="101" w:firstLine="720"/>
        <w:rPr>
          <w:rStyle w:val="eop"/>
          <w:color w:val="000000" w:themeColor="text1" w:themeTint="FF" w:themeShade="FF"/>
        </w:rPr>
      </w:pPr>
      <w:r w:rsidR="00D42028">
        <w:rPr>
          <w:rStyle w:val="normaltextrun"/>
          <w:color w:val="000000"/>
          <w:shd w:val="clear" w:color="auto" w:fill="FFFFFF"/>
        </w:rPr>
        <w:t xml:space="preserve">{plan_name}</w:t>
      </w:r>
      <w:r w:rsidR="00D42028">
        <w:rPr>
          <w:rStyle w:val="normaltextrun"/>
          <w:color w:val="000000"/>
          <w:shd w:val="clear" w:color="auto" w:fill="FFFF00"/>
        </w:rPr>
        <w:t xml:space="preserve"/>
      </w:r>
      <w:r w:rsidR="00D42028">
        <w:rPr>
          <w:rStyle w:val="normaltextrun"/>
          <w:color w:val="000000"/>
          <w:shd w:val="clear" w:color="auto" w:fill="FFFFFF"/>
        </w:rPr>
        <w:t xml:space="preserve"/>
      </w:r>
    </w:p>
    <w:sectPr w:rsidR="002E649B">
      <w:type w:val="continuous"/>
      <w:pgSz w:w="12240" w:h="15840" w:orient="portrait"/>
      <w:pgMar w:top="0" w:right="1600" w:bottom="280" w:left="1340" w:header="720" w:footer="720" w:gutter="0"/>
      <w:cols w:space="720"/>
      <w:headerReference w:type="default" r:id="R288ebe6b10404292"/>
      <w:footerReference w:type="default" r:id="R631642c7f35d4c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6E28988" w:rsidTr="36E28988" w14:paraId="1D3799B2">
      <w:trPr>
        <w:trHeight w:val="300"/>
      </w:trPr>
      <w:tc>
        <w:tcPr>
          <w:tcW w:w="3100" w:type="dxa"/>
          <w:tcMar/>
        </w:tcPr>
        <w:p w:rsidR="36E28988" w:rsidP="36E28988" w:rsidRDefault="36E28988" w14:paraId="238D25EB" w14:textId="50096BDD">
          <w:pPr>
            <w:pStyle w:val="Header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36E28988" w:rsidP="36E28988" w:rsidRDefault="36E28988" w14:paraId="3A03FE88" w14:textId="64DDECE1">
          <w:pPr>
            <w:pStyle w:val="Header"/>
            <w:bidi w:val="0"/>
            <w:jc w:val="center"/>
          </w:pPr>
        </w:p>
      </w:tc>
      <w:tc>
        <w:tcPr>
          <w:tcW w:w="3100" w:type="dxa"/>
          <w:tcMar/>
        </w:tcPr>
        <w:p w:rsidR="36E28988" w:rsidP="36E28988" w:rsidRDefault="36E28988" w14:paraId="4B17C1BD" w14:textId="13EA3E54">
          <w:pPr>
            <w:pStyle w:val="Header"/>
            <w:bidi w:val="0"/>
            <w:ind w:right="-115"/>
            <w:jc w:val="right"/>
          </w:pPr>
        </w:p>
      </w:tc>
    </w:tr>
  </w:tbl>
  <w:p w:rsidR="36E28988" w:rsidP="36E28988" w:rsidRDefault="36E28988" w14:paraId="0347A289" w14:textId="42CD122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6E28988" w:rsidTr="36E28988" w14:paraId="359BE12A">
      <w:trPr>
        <w:trHeight w:val="300"/>
      </w:trPr>
      <w:tc>
        <w:tcPr>
          <w:tcW w:w="3100" w:type="dxa"/>
          <w:tcMar/>
        </w:tcPr>
        <w:p w:rsidR="36E28988" w:rsidP="36E28988" w:rsidRDefault="36E28988" w14:paraId="20D76E27" w14:textId="5A030D9E">
          <w:pPr>
            <w:pStyle w:val="Header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36E28988" w:rsidP="36E28988" w:rsidRDefault="36E28988" w14:paraId="74A40423" w14:textId="282FD3C8">
          <w:pPr>
            <w:pStyle w:val="Header"/>
            <w:bidi w:val="0"/>
            <w:jc w:val="center"/>
          </w:pPr>
        </w:p>
      </w:tc>
      <w:tc>
        <w:tcPr>
          <w:tcW w:w="3100" w:type="dxa"/>
          <w:tcMar/>
        </w:tcPr>
        <w:p w:rsidR="36E28988" w:rsidP="36E28988" w:rsidRDefault="36E28988" w14:paraId="073E95C8" w14:textId="1496AFBF">
          <w:pPr>
            <w:pStyle w:val="Header"/>
            <w:bidi w:val="0"/>
            <w:ind w:right="-115"/>
            <w:jc w:val="right"/>
          </w:pPr>
        </w:p>
      </w:tc>
    </w:tr>
  </w:tbl>
  <w:p w:rsidR="36E28988" w:rsidP="36E28988" w:rsidRDefault="36E28988" w14:paraId="1A17A796" w14:textId="0E1F03A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455"/>
    <w:multiLevelType w:val="hybridMultilevel"/>
    <w:tmpl w:val="292247EE"/>
    <w:lvl w:ilvl="0" w:tplc="0B4CB584">
      <w:numFmt w:val="bullet"/>
      <w:lvlText w:val="•"/>
      <w:lvlJc w:val="left"/>
      <w:pPr>
        <w:ind w:left="821" w:hanging="72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FE84">
      <w:numFmt w:val="bullet"/>
      <w:lvlText w:val="•"/>
      <w:lvlJc w:val="left"/>
      <w:pPr>
        <w:ind w:left="1668" w:hanging="721"/>
      </w:pPr>
      <w:rPr>
        <w:rFonts w:hint="default"/>
        <w:lang w:val="en-US" w:eastAsia="en-US" w:bidi="ar-SA"/>
      </w:rPr>
    </w:lvl>
    <w:lvl w:ilvl="2" w:tplc="DBB69802">
      <w:numFmt w:val="bullet"/>
      <w:lvlText w:val="•"/>
      <w:lvlJc w:val="left"/>
      <w:pPr>
        <w:ind w:left="2516" w:hanging="721"/>
      </w:pPr>
      <w:rPr>
        <w:rFonts w:hint="default"/>
        <w:lang w:val="en-US" w:eastAsia="en-US" w:bidi="ar-SA"/>
      </w:rPr>
    </w:lvl>
    <w:lvl w:ilvl="3" w:tplc="1E888D84">
      <w:numFmt w:val="bullet"/>
      <w:lvlText w:val="•"/>
      <w:lvlJc w:val="left"/>
      <w:pPr>
        <w:ind w:left="3364" w:hanging="721"/>
      </w:pPr>
      <w:rPr>
        <w:rFonts w:hint="default"/>
        <w:lang w:val="en-US" w:eastAsia="en-US" w:bidi="ar-SA"/>
      </w:rPr>
    </w:lvl>
    <w:lvl w:ilvl="4" w:tplc="651EBD3C">
      <w:numFmt w:val="bullet"/>
      <w:lvlText w:val="•"/>
      <w:lvlJc w:val="left"/>
      <w:pPr>
        <w:ind w:left="4212" w:hanging="721"/>
      </w:pPr>
      <w:rPr>
        <w:rFonts w:hint="default"/>
        <w:lang w:val="en-US" w:eastAsia="en-US" w:bidi="ar-SA"/>
      </w:rPr>
    </w:lvl>
    <w:lvl w:ilvl="5" w:tplc="4AC254FC">
      <w:numFmt w:val="bullet"/>
      <w:lvlText w:val="•"/>
      <w:lvlJc w:val="left"/>
      <w:pPr>
        <w:ind w:left="5060" w:hanging="721"/>
      </w:pPr>
      <w:rPr>
        <w:rFonts w:hint="default"/>
        <w:lang w:val="en-US" w:eastAsia="en-US" w:bidi="ar-SA"/>
      </w:rPr>
    </w:lvl>
    <w:lvl w:ilvl="6" w:tplc="B4524808">
      <w:numFmt w:val="bullet"/>
      <w:lvlText w:val="•"/>
      <w:lvlJc w:val="left"/>
      <w:pPr>
        <w:ind w:left="5908" w:hanging="721"/>
      </w:pPr>
      <w:rPr>
        <w:rFonts w:hint="default"/>
        <w:lang w:val="en-US" w:eastAsia="en-US" w:bidi="ar-SA"/>
      </w:rPr>
    </w:lvl>
    <w:lvl w:ilvl="7" w:tplc="BEA42828">
      <w:numFmt w:val="bullet"/>
      <w:lvlText w:val="•"/>
      <w:lvlJc w:val="left"/>
      <w:pPr>
        <w:ind w:left="6756" w:hanging="721"/>
      </w:pPr>
      <w:rPr>
        <w:rFonts w:hint="default"/>
        <w:lang w:val="en-US" w:eastAsia="en-US" w:bidi="ar-SA"/>
      </w:rPr>
    </w:lvl>
    <w:lvl w:ilvl="8" w:tplc="E96A4A44">
      <w:numFmt w:val="bullet"/>
      <w:lvlText w:val="•"/>
      <w:lvlJc w:val="left"/>
      <w:pPr>
        <w:ind w:left="76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93638B6"/>
    <w:multiLevelType w:val="hybridMultilevel"/>
    <w:tmpl w:val="DFBE21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366361">
    <w:abstractNumId w:val="0"/>
  </w:num>
  <w:num w:numId="2" w16cid:durableId="121917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tru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B"/>
    <w:rsid w:val="0003BB21"/>
    <w:rsid w:val="002E649B"/>
    <w:rsid w:val="003543D5"/>
    <w:rsid w:val="00575B1D"/>
    <w:rsid w:val="00D42028"/>
    <w:rsid w:val="019F8B82"/>
    <w:rsid w:val="0310ED90"/>
    <w:rsid w:val="03F8E040"/>
    <w:rsid w:val="056B9F3E"/>
    <w:rsid w:val="06C5670E"/>
    <w:rsid w:val="06CC7FEA"/>
    <w:rsid w:val="08D9D737"/>
    <w:rsid w:val="10924157"/>
    <w:rsid w:val="10B0B182"/>
    <w:rsid w:val="117C653F"/>
    <w:rsid w:val="11BE20F9"/>
    <w:rsid w:val="13B99503"/>
    <w:rsid w:val="1667C852"/>
    <w:rsid w:val="1856821B"/>
    <w:rsid w:val="196E0D4F"/>
    <w:rsid w:val="197C5950"/>
    <w:rsid w:val="1B5DC596"/>
    <w:rsid w:val="1BC386C4"/>
    <w:rsid w:val="1DD2FC89"/>
    <w:rsid w:val="21FF58DD"/>
    <w:rsid w:val="25B44830"/>
    <w:rsid w:val="2772D419"/>
    <w:rsid w:val="28BB5E27"/>
    <w:rsid w:val="29340297"/>
    <w:rsid w:val="2A097223"/>
    <w:rsid w:val="2A85466E"/>
    <w:rsid w:val="2B03D437"/>
    <w:rsid w:val="2B95D16B"/>
    <w:rsid w:val="2DDE46E3"/>
    <w:rsid w:val="302720DE"/>
    <w:rsid w:val="31CB2524"/>
    <w:rsid w:val="338F7608"/>
    <w:rsid w:val="355D22C5"/>
    <w:rsid w:val="361FD373"/>
    <w:rsid w:val="36E28988"/>
    <w:rsid w:val="3756E66A"/>
    <w:rsid w:val="39C6C984"/>
    <w:rsid w:val="3C3056A7"/>
    <w:rsid w:val="3F97633F"/>
    <w:rsid w:val="43556262"/>
    <w:rsid w:val="4393C195"/>
    <w:rsid w:val="43F96CB4"/>
    <w:rsid w:val="442CF681"/>
    <w:rsid w:val="44B0227E"/>
    <w:rsid w:val="48BD0085"/>
    <w:rsid w:val="49A7306C"/>
    <w:rsid w:val="4AC92776"/>
    <w:rsid w:val="4BA9801F"/>
    <w:rsid w:val="4DBF90B9"/>
    <w:rsid w:val="4E0CE659"/>
    <w:rsid w:val="4F5D50C3"/>
    <w:rsid w:val="51A1FB61"/>
    <w:rsid w:val="53885C43"/>
    <w:rsid w:val="546BB58B"/>
    <w:rsid w:val="5A03A607"/>
    <w:rsid w:val="5D025B11"/>
    <w:rsid w:val="5E95B98C"/>
    <w:rsid w:val="5F906587"/>
    <w:rsid w:val="625F8F6B"/>
    <w:rsid w:val="62DE5941"/>
    <w:rsid w:val="6529F7CA"/>
    <w:rsid w:val="688B5102"/>
    <w:rsid w:val="695146B8"/>
    <w:rsid w:val="6C930C99"/>
    <w:rsid w:val="6D7F2AFA"/>
    <w:rsid w:val="6F9668CB"/>
    <w:rsid w:val="705D4520"/>
    <w:rsid w:val="70D650AC"/>
    <w:rsid w:val="723EBB43"/>
    <w:rsid w:val="72D4393E"/>
    <w:rsid w:val="73B6B755"/>
    <w:rsid w:val="75FDBA65"/>
    <w:rsid w:val="78D2EFA5"/>
    <w:rsid w:val="7A891E8A"/>
    <w:rsid w:val="7AFF63E9"/>
    <w:rsid w:val="7ED72270"/>
    <w:rsid w:val="7FE3E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16C0"/>
  <w15:docId w15:val="{DBE68BE3-33D8-4483-9C45-7ECEFAD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1" w:hanging="720"/>
    </w:pPr>
  </w:style>
  <w:style w:type="paragraph" w:styleId="TableParagraph" w:customStyle="1">
    <w:name w:val="Table Paragraph"/>
    <w:basedOn w:val="Normal"/>
    <w:uiPriority w:val="1"/>
    <w:qFormat/>
  </w:style>
  <w:style w:type="character" w:styleId="wacimagecontainer" w:customStyle="1">
    <w:name w:val="wacimagecontainer"/>
    <w:basedOn w:val="DefaultParagraphFont"/>
    <w:rsid w:val="00D42028"/>
  </w:style>
  <w:style w:type="paragraph" w:styleId="paragraph" w:customStyle="1">
    <w:name w:val="paragraph"/>
    <w:basedOn w:val="Normal"/>
    <w:rsid w:val="00D4202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42028"/>
  </w:style>
  <w:style w:type="character" w:styleId="eop" w:customStyle="1">
    <w:name w:val="eop"/>
    <w:basedOn w:val="DefaultParagraphFont"/>
    <w:rsid w:val="00D42028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Relationship Id="R288ebe6b10404292" Type="http://schemas.openxmlformats.org/officeDocument/2006/relationships/header" Target="header.xml"/><Relationship Id="R631642c7f35d4c2e" Type="http://schemas.openxmlformats.org/officeDocument/2006/relationships/footer" Target="footer.xml"/><Relationship Id="R4f53cc8ec9df4d67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ACBED3EF-6B06-441C-88B1-DEC1600740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FE291E-D272-4121-A692-668584560A5C}"/>
</file>

<file path=customXml/itemProps3.xml><?xml version="1.0" encoding="utf-8"?>
<ds:datastoreItem xmlns:ds="http://schemas.openxmlformats.org/officeDocument/2006/customXml" ds:itemID="{881EFB01-38C7-4331-9A16-E592FEFB99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15</cp:revision>
  <dcterms:created xsi:type="dcterms:W3CDTF">2024-02-10T09:57:00Z</dcterms:created>
  <dcterms:modified xsi:type="dcterms:W3CDTF">2026-04-10T20:21:32Z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